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25665" w14:textId="6FCB6B02" w:rsidR="005555E3" w:rsidRDefault="00B115C0" w:rsidP="00B115C0">
      <w:pPr>
        <w:pStyle w:val="Heading1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  ۱</w:t>
      </w:r>
    </w:p>
    <w:p w14:paraId="69D52987" w14:textId="70A3D933" w:rsidR="00B115C0" w:rsidRDefault="00B115C0" w:rsidP="00B115C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کمک </w:t>
      </w:r>
      <w:r>
        <w:rPr>
          <w:lang w:bidi="fa-IR"/>
        </w:rPr>
        <w:t>ping -?</w:t>
      </w:r>
      <w:r>
        <w:rPr>
          <w:rFonts w:hint="cs"/>
          <w:rtl/>
          <w:lang w:bidi="fa-IR"/>
        </w:rPr>
        <w:t xml:space="preserve"> ، توضیحات مربوط به این سوییچ را مشاهده میکنیم:</w:t>
      </w:r>
    </w:p>
    <w:p w14:paraId="58D05BAF" w14:textId="3734AA37" w:rsidR="00B115C0" w:rsidRDefault="00577F38" w:rsidP="001E1C67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72BF71" wp14:editId="4FBE304D">
                <wp:simplePos x="0" y="0"/>
                <wp:positionH relativeFrom="column">
                  <wp:posOffset>362857</wp:posOffset>
                </wp:positionH>
                <wp:positionV relativeFrom="paragraph">
                  <wp:posOffset>2000704</wp:posOffset>
                </wp:positionV>
                <wp:extent cx="4927600" cy="188685"/>
                <wp:effectExtent l="0" t="0" r="25400" b="2095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188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DBE87" id="Rectangle: Rounded Corners 85" o:spid="_x0000_s1026" style="position:absolute;left:0;text-align:left;margin-left:28.55pt;margin-top:157.55pt;width:388pt;height:14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4D5E9E" wp14:editId="3C607F36">
                <wp:simplePos x="0" y="0"/>
                <wp:positionH relativeFrom="column">
                  <wp:posOffset>362857</wp:posOffset>
                </wp:positionH>
                <wp:positionV relativeFrom="paragraph">
                  <wp:posOffset>1245961</wp:posOffset>
                </wp:positionV>
                <wp:extent cx="4927600" cy="486228"/>
                <wp:effectExtent l="0" t="0" r="25400" b="28575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486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12C6F6" id="Rectangle: Rounded Corners 84" o:spid="_x0000_s1026" style="position:absolute;left:0;text-align:left;margin-left:28.55pt;margin-top:98.1pt;width:388pt;height:38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" filled="f" strokecolor="#92d050" strokeweight="1pt">
                <v:stroke joinstyle="miter"/>
              </v:roundrect>
            </w:pict>
          </mc:Fallback>
        </mc:AlternateContent>
      </w:r>
      <w:r w:rsidR="00B115C0" w:rsidRPr="001E1C67">
        <w:rPr>
          <w:highlight w:val="yellow"/>
          <w:rtl/>
          <w:lang w:bidi="fa-IR"/>
        </w:rPr>
        <w:drawing>
          <wp:inline distT="0" distB="0" distL="0" distR="0" wp14:anchorId="67F39CAF" wp14:editId="21E59B4B">
            <wp:extent cx="5658141" cy="5112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CE7" w14:textId="7C83C72E" w:rsidR="00B115C0" w:rsidRDefault="00B115C0" w:rsidP="00366A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بنابراین به کمک این سوییچ میتوانیم </w:t>
      </w:r>
      <w:r w:rsidR="00366A0A">
        <w:rPr>
          <w:rFonts w:hint="cs"/>
          <w:rtl/>
          <w:lang w:bidi="fa-IR"/>
        </w:rPr>
        <w:t xml:space="preserve">سایز بافر </w:t>
      </w:r>
      <w:r w:rsidR="00366A0A">
        <w:rPr>
          <w:lang w:bidi="fa-IR"/>
        </w:rPr>
        <w:t>packet</w:t>
      </w:r>
      <w:r w:rsidR="00366A0A">
        <w:rPr>
          <w:rFonts w:hint="cs"/>
          <w:rtl/>
          <w:lang w:bidi="fa-IR"/>
        </w:rPr>
        <w:t xml:space="preserve"> های ارسالی را تغییر دهیم. در صورتی که از این سوییچ استفاده نشود سایز پیشفرض این بافر ها مقدار ۳۲ بیت دارند. مثلا میخواهیم سایت </w:t>
      </w:r>
      <w:r w:rsidR="00366A0A">
        <w:rPr>
          <w:lang w:bidi="fa-IR"/>
        </w:rPr>
        <w:t>aut.ac.ir</w:t>
      </w:r>
      <w:r w:rsidR="00366A0A">
        <w:rPr>
          <w:rFonts w:hint="cs"/>
          <w:rtl/>
          <w:lang w:bidi="fa-IR"/>
        </w:rPr>
        <w:t xml:space="preserve"> را با بافر هایی به سایز ۱۶ بیت پینگ کنیم:</w:t>
      </w:r>
    </w:p>
    <w:p w14:paraId="667D3A41" w14:textId="5B4B4A28" w:rsidR="00366A0A" w:rsidRPr="00B115C0" w:rsidRDefault="0034759C" w:rsidP="00366A0A">
      <w:pPr>
        <w:bidi/>
        <w:rPr>
          <w:rFonts w:hint="cs"/>
          <w:lang w:bidi="fa-IR"/>
        </w:rPr>
      </w:pPr>
      <w:ins w:id="0" w:author="Amirhossein Alibakhshi" w:date="2021-03-03T02:44:00Z">
        <w:r>
          <w:rPr>
            <w:noProof/>
            <w:rtl/>
            <w:lang w:val="fa-IR" w:bidi="fa-IR"/>
          </w:rPr>
          <w:lastRenderedPageBreak/>
          <mc:AlternateContent>
            <mc:Choice Requires="wpi">
              <w:drawing>
                <wp:anchor distT="0" distB="0" distL="114300" distR="114300" simplePos="0" relativeHeight="251678720" behindDoc="0" locked="0" layoutInCell="1" allowOverlap="1" wp14:anchorId="7268CC93" wp14:editId="472387D0">
                  <wp:simplePos x="0" y="0"/>
                  <wp:positionH relativeFrom="column">
                    <wp:posOffset>2579200</wp:posOffset>
                  </wp:positionH>
                  <wp:positionV relativeFrom="paragraph">
                    <wp:posOffset>63093</wp:posOffset>
                  </wp:positionV>
                  <wp:extent cx="151920" cy="24840"/>
                  <wp:effectExtent l="76200" t="95250" r="95885" b="146685"/>
                  <wp:wrapNone/>
                  <wp:docPr id="74" name="Ink 74" hidden="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8">
                        <w14:nvContentPartPr>
                          <w14:cNvContentPartPr/>
                        </w14:nvContentPartPr>
                        <w14:xfrm>
                          <a:off x="0" y="0"/>
                          <a:ext cx="151920" cy="248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79734F89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74" o:spid="_x0000_s1026" type="#_x0000_t75" style="position:absolute;left:0;text-align:left;margin-left:200.25pt;margin-top:-.7pt;width:17.6pt;height:13.25pt;z-index:251678720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">
                  <v:imagedata r:id="rId9" o:title=""/>
                </v:shape>
              </w:pict>
            </mc:Fallback>
          </mc:AlternateContent>
        </w:r>
        <w:r>
          <w:rPr>
            <w:noProof/>
            <w:rtl/>
            <w:lang w:val="fa-IR" w:bidi="fa-IR"/>
          </w:rPr>
          <mc:AlternateContent>
            <mc:Choice Requires="wpi">
              <w:drawing>
                <wp:anchor distT="0" distB="0" distL="114300" distR="114300" simplePos="0" relativeHeight="251677696" behindDoc="0" locked="0" layoutInCell="1" allowOverlap="1" wp14:anchorId="1452A447" wp14:editId="27B3C4DA">
                  <wp:simplePos x="0" y="0"/>
                  <wp:positionH relativeFrom="column">
                    <wp:posOffset>2753440</wp:posOffset>
                  </wp:positionH>
                  <wp:positionV relativeFrom="paragraph">
                    <wp:posOffset>712533</wp:posOffset>
                  </wp:positionV>
                  <wp:extent cx="360" cy="360720"/>
                  <wp:effectExtent l="76200" t="95250" r="95250" b="134620"/>
                  <wp:wrapNone/>
                  <wp:docPr id="73" name="Ink 73" hidden="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0">
                        <w14:nvContentPartPr>
                          <w14:cNvContentPartPr/>
                        </w14:nvContentPartPr>
                        <w14:xfrm>
                          <a:off x="0" y="0"/>
                          <a:ext cx="360" cy="36072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8072F9B" id="Ink 73" o:spid="_x0000_s1026" type="#_x0000_t75" style="position:absolute;left:0;text-align:left;margin-left:214pt;margin-top:50.45pt;width:5.7pt;height:39.7pt;z-index:25167769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">
                  <v:imagedata r:id="rId11" o:title=""/>
                </v:shape>
              </w:pict>
            </mc:Fallback>
          </mc:AlternateContent>
        </w:r>
        <w:r>
          <w:rPr>
            <w:noProof/>
            <w:rtl/>
            <w:lang w:val="fa-IR" w:bidi="fa-IR"/>
          </w:rPr>
          <mc:AlternateContent>
            <mc:Choice Requires="wpi">
              <w:drawing>
                <wp:anchor distT="0" distB="0" distL="114300" distR="114300" simplePos="0" relativeHeight="251676672" behindDoc="0" locked="0" layoutInCell="1" allowOverlap="1" wp14:anchorId="05227D7D" wp14:editId="0F16290C">
                  <wp:simplePos x="0" y="0"/>
                  <wp:positionH relativeFrom="column">
                    <wp:posOffset>2653720</wp:posOffset>
                  </wp:positionH>
                  <wp:positionV relativeFrom="paragraph">
                    <wp:posOffset>681573</wp:posOffset>
                  </wp:positionV>
                  <wp:extent cx="164520" cy="488160"/>
                  <wp:effectExtent l="76200" t="114300" r="102235" b="121920"/>
                  <wp:wrapNone/>
                  <wp:docPr id="72" name="Ink 72" hidden="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2">
                        <w14:nvContentPartPr>
                          <w14:cNvContentPartPr/>
                        </w14:nvContentPartPr>
                        <w14:xfrm>
                          <a:off x="0" y="0"/>
                          <a:ext cx="164520" cy="4881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0A5E486E" id="Ink 72" o:spid="_x0000_s1026" type="#_x0000_t75" style="position:absolute;left:0;text-align:left;margin-left:206.15pt;margin-top:48pt;width:18.6pt;height:49.8pt;z-index:25167667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">
                  <v:imagedata r:id="rId13" o:title=""/>
                </v:shape>
              </w:pict>
            </mc:Fallback>
          </mc:AlternateContent>
        </w:r>
      </w:ins>
      <w:r w:rsidR="00366A0A" w:rsidRPr="00366A0A">
        <w:rPr>
          <w:rtl/>
          <w:lang w:bidi="fa-IR"/>
        </w:rPr>
        <w:drawing>
          <wp:inline distT="0" distB="0" distL="0" distR="0" wp14:anchorId="3C941FA0" wp14:editId="635E9708">
            <wp:extent cx="5943600" cy="215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A47" w14:textId="2B9C245B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۳</w:t>
      </w:r>
    </w:p>
    <w:p w14:paraId="202B9266" w14:textId="6CD94D64" w:rsidR="00366A0A" w:rsidRDefault="00366A0A" w:rsidP="001E1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اول این گزارش که از دستور </w:t>
      </w:r>
      <w:r>
        <w:rPr>
          <w:lang w:bidi="fa-IR"/>
        </w:rPr>
        <w:t>ping -?</w:t>
      </w:r>
      <w:r>
        <w:rPr>
          <w:rFonts w:hint="cs"/>
          <w:rtl/>
          <w:lang w:bidi="fa-IR"/>
        </w:rPr>
        <w:t xml:space="preserve"> استفاده کردیم، توضیحات مربوط به سوییچ </w:t>
      </w:r>
      <w:r w:rsidRPr="006A796C">
        <w:rPr>
          <w:b/>
          <w:bCs/>
          <w:lang w:bidi="fa-IR"/>
          <w:rPrChange w:id="1" w:author="Amirhossein Alibakhshi" w:date="2021-03-03T02:20:00Z">
            <w:rPr>
              <w:lang w:bidi="fa-IR"/>
            </w:rPr>
          </w:rPrChange>
        </w:rPr>
        <w:t>-t</w:t>
      </w:r>
      <w:r>
        <w:rPr>
          <w:rFonts w:hint="cs"/>
          <w:rtl/>
          <w:lang w:bidi="fa-IR"/>
        </w:rPr>
        <w:t xml:space="preserve"> با رنگ سبز مشخص شده است. همانطور که گفته شده به کمک این سوییچ تا وقتی که </w:t>
      </w:r>
      <w:r>
        <w:rPr>
          <w:lang w:bidi="fa-IR"/>
        </w:rPr>
        <w:t>ctrl + c</w:t>
      </w:r>
      <w:r>
        <w:rPr>
          <w:rFonts w:hint="cs"/>
          <w:rtl/>
          <w:lang w:bidi="fa-IR"/>
        </w:rPr>
        <w:t xml:space="preserve"> را نزده ایم</w:t>
      </w:r>
      <w:r w:rsidR="00B838C8">
        <w:rPr>
          <w:rFonts w:hint="cs"/>
          <w:rtl/>
          <w:lang w:bidi="fa-IR"/>
        </w:rPr>
        <w:t xml:space="preserve"> به این عمل ادامه میدهیم. به عنوان مثال این کار را برای سایت گوگل انجام میدهیم و بعد از ارسال ۷ </w:t>
      </w:r>
      <w:r w:rsidR="00B838C8">
        <w:rPr>
          <w:lang w:bidi="fa-IR"/>
        </w:rPr>
        <w:t>packet</w:t>
      </w:r>
      <w:r w:rsidR="00B838C8">
        <w:rPr>
          <w:rFonts w:hint="cs"/>
          <w:rtl/>
          <w:lang w:bidi="fa-IR"/>
        </w:rPr>
        <w:t xml:space="preserve"> دستور را متوقف میکنیم:</w:t>
      </w:r>
    </w:p>
    <w:p w14:paraId="677ADB14" w14:textId="5068B28E" w:rsidR="00B838C8" w:rsidRDefault="00B838C8" w:rsidP="00B838C8">
      <w:pPr>
        <w:bidi/>
        <w:rPr>
          <w:lang w:bidi="fa-IR"/>
        </w:rPr>
      </w:pPr>
      <w:r w:rsidRPr="00B838C8">
        <w:rPr>
          <w:rtl/>
          <w:lang w:bidi="fa-IR"/>
        </w:rPr>
        <w:drawing>
          <wp:inline distT="0" distB="0" distL="0" distR="0" wp14:anchorId="5B96DF5B" wp14:editId="518905D7">
            <wp:extent cx="5943600" cy="2929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DA07" w14:textId="77777777" w:rsidR="00B838C8" w:rsidRPr="00366A0A" w:rsidRDefault="00B838C8" w:rsidP="00B838C8">
      <w:pPr>
        <w:bidi/>
        <w:rPr>
          <w:rFonts w:hint="cs"/>
          <w:lang w:bidi="fa-IR"/>
        </w:rPr>
      </w:pPr>
    </w:p>
    <w:p w14:paraId="4DD01FAA" w14:textId="10B1DA08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</w:t>
      </w:r>
      <w:r>
        <w:rPr>
          <w:rFonts w:hint="cs"/>
          <w:rtl/>
          <w:lang w:bidi="fa-IR"/>
        </w:rPr>
        <w:t>۴</w:t>
      </w:r>
    </w:p>
    <w:p w14:paraId="12061EFB" w14:textId="52C71155" w:rsidR="00B838C8" w:rsidRDefault="00B838C8" w:rsidP="00B838C8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google</w:t>
      </w:r>
    </w:p>
    <w:p w14:paraId="39F0C524" w14:textId="7ACD2AB7" w:rsidR="00B838C8" w:rsidRDefault="00577F38" w:rsidP="006A796C">
      <w:pPr>
        <w:bidi/>
        <w:jc w:val="center"/>
        <w:rPr>
          <w:rtl/>
          <w:lang w:bidi="fa-IR"/>
        </w:rPr>
        <w:pPrChange w:id="2" w:author="Amirhossein Alibakhshi" w:date="2021-03-03T02:20:00Z">
          <w:pPr>
            <w:bidi/>
          </w:pPr>
        </w:pPrChange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CB068" wp14:editId="163C35E5">
                <wp:simplePos x="0" y="0"/>
                <wp:positionH relativeFrom="column">
                  <wp:posOffset>1944914</wp:posOffset>
                </wp:positionH>
                <wp:positionV relativeFrom="paragraph">
                  <wp:posOffset>265158</wp:posOffset>
                </wp:positionV>
                <wp:extent cx="1211943" cy="188686"/>
                <wp:effectExtent l="0" t="0" r="26670" b="20955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943" cy="1886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D361AC" id="Rectangle: Rounded Corners 88" o:spid="_x0000_s1026" style="position:absolute;left:0;text-align:left;margin-left:153.15pt;margin-top:20.9pt;width:95.45pt;height:1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450E53" wp14:editId="2B71FCFA">
                <wp:simplePos x="0" y="0"/>
                <wp:positionH relativeFrom="column">
                  <wp:posOffset>3947415</wp:posOffset>
                </wp:positionH>
                <wp:positionV relativeFrom="paragraph">
                  <wp:posOffset>2797901</wp:posOffset>
                </wp:positionV>
                <wp:extent cx="1219671" cy="283028"/>
                <wp:effectExtent l="0" t="0" r="19050" b="22225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671" cy="2830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53F0C2" id="Rectangle: Rounded Corners 87" o:spid="_x0000_s1026" style="position:absolute;left:0;text-align:left;margin-left:310.8pt;margin-top:220.3pt;width:96.05pt;height:22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6779BEC" wp14:editId="0261E2E3">
                <wp:simplePos x="0" y="0"/>
                <wp:positionH relativeFrom="column">
                  <wp:posOffset>3942880</wp:posOffset>
                </wp:positionH>
                <wp:positionV relativeFrom="paragraph">
                  <wp:posOffset>2927288</wp:posOffset>
                </wp:positionV>
                <wp:extent cx="1322640" cy="23400"/>
                <wp:effectExtent l="76200" t="95250" r="87630" b="129540"/>
                <wp:wrapNone/>
                <wp:docPr id="77" name="Ink 77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2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BE2F" id="Ink 77" o:spid="_x0000_s1026" type="#_x0000_t75" style="position:absolute;left:0;text-align:left;margin-left:307.6pt;margin-top:224.85pt;width:109.85pt;height:13.2pt;z-index:25168179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">
                <v:imagedata r:id="rId17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E783146" wp14:editId="1FBE5FD9">
                <wp:simplePos x="0" y="0"/>
                <wp:positionH relativeFrom="column">
                  <wp:posOffset>1987360</wp:posOffset>
                </wp:positionH>
                <wp:positionV relativeFrom="paragraph">
                  <wp:posOffset>364596</wp:posOffset>
                </wp:positionV>
                <wp:extent cx="1224000" cy="16920"/>
                <wp:effectExtent l="76200" t="95250" r="90805" b="135890"/>
                <wp:wrapNone/>
                <wp:docPr id="76" name="Ink 76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24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64D1" id="Ink 76" o:spid="_x0000_s1026" type="#_x0000_t75" style="position:absolute;left:0;text-align:left;margin-left:153.65pt;margin-top:23.05pt;width:102.05pt;height:12.7pt;z-index:25168076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">
                <v:imagedata r:id="rId19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DC1A5E1" wp14:editId="268F15BA">
                <wp:simplePos x="0" y="0"/>
                <wp:positionH relativeFrom="column">
                  <wp:posOffset>3133960</wp:posOffset>
                </wp:positionH>
                <wp:positionV relativeFrom="paragraph">
                  <wp:posOffset>137436</wp:posOffset>
                </wp:positionV>
                <wp:extent cx="360" cy="360"/>
                <wp:effectExtent l="76200" t="114300" r="95250" b="133350"/>
                <wp:wrapNone/>
                <wp:docPr id="75" name="Ink 75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3EFE" id="Ink 75" o:spid="_x0000_s1026" type="#_x0000_t75" style="position:absolute;left:0;text-align:left;margin-left:243.95pt;margin-top:5.15pt;width:5.7pt;height:11.4pt;z-index:25167974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">
                <v:imagedata r:id="rId21" o:title=""/>
              </v:shape>
            </w:pict>
          </mc:Fallback>
        </mc:AlternateContent>
      </w:r>
      <w:r w:rsidR="00B838C8" w:rsidRPr="00B838C8">
        <w:rPr>
          <w:rtl/>
          <w:lang w:bidi="fa-IR"/>
        </w:rPr>
        <w:drawing>
          <wp:inline distT="0" distB="0" distL="0" distR="0" wp14:anchorId="411B528D" wp14:editId="6DACA7B4">
            <wp:extent cx="5832798" cy="334575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943"/>
                    <a:stretch/>
                  </pic:blipFill>
                  <pic:spPr bwMode="auto">
                    <a:xfrm>
                      <a:off x="0" y="0"/>
                      <a:ext cx="5870670" cy="336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8E3F" w14:textId="0F3BCD71" w:rsidR="006C4933" w:rsidRDefault="006C4933" w:rsidP="006C4933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</w:t>
      </w:r>
      <w:r>
        <w:rPr>
          <w:lang w:bidi="fa-IR"/>
        </w:rPr>
        <w:t>Facebook</w:t>
      </w:r>
    </w:p>
    <w:p w14:paraId="0D444751" w14:textId="0A9CCAB8" w:rsidR="006C4933" w:rsidRDefault="00577F38" w:rsidP="00577F38">
      <w:pPr>
        <w:bidi/>
        <w:jc w:val="center"/>
        <w:rPr>
          <w:rtl/>
          <w:lang w:bidi="fa-IR"/>
        </w:rPr>
        <w:pPrChange w:id="3" w:author="Amirhossein Alibakhshi" w:date="2021-03-03T02:20:00Z">
          <w:pPr>
            <w:bidi/>
          </w:pPr>
        </w:pPrChange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19B9B4" wp14:editId="714EB095">
                <wp:simplePos x="0" y="0"/>
                <wp:positionH relativeFrom="column">
                  <wp:posOffset>3403600</wp:posOffset>
                </wp:positionH>
                <wp:positionV relativeFrom="paragraph">
                  <wp:posOffset>240574</wp:posOffset>
                </wp:positionV>
                <wp:extent cx="936171" cy="246743"/>
                <wp:effectExtent l="0" t="0" r="16510" b="2032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1" cy="2467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1CE687" id="Rectangle: Rounded Corners 89" o:spid="_x0000_s1026" style="position:absolute;left:0;text-align:left;margin-left:268pt;margin-top:18.95pt;width:73.7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B8D309" wp14:editId="38B90B88">
                <wp:simplePos x="0" y="0"/>
                <wp:positionH relativeFrom="column">
                  <wp:posOffset>3451480</wp:posOffset>
                </wp:positionH>
                <wp:positionV relativeFrom="paragraph">
                  <wp:posOffset>352351</wp:posOffset>
                </wp:positionV>
                <wp:extent cx="846720" cy="22320"/>
                <wp:effectExtent l="76200" t="95250" r="86995" b="130175"/>
                <wp:wrapNone/>
                <wp:docPr id="78" name="Ink 78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46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A143" id="Ink 78" o:spid="_x0000_s1026" type="#_x0000_t75" style="position:absolute;left:0;text-align:left;margin-left:268.9pt;margin-top:22.1pt;width:72.3pt;height:13.05pt;z-index:25168281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">
                <v:imagedata r:id="rId24" o:title=""/>
              </v:shape>
            </w:pict>
          </mc:Fallback>
        </mc:AlternateContent>
      </w:r>
      <w:r w:rsidR="006C4933" w:rsidRPr="006C4933">
        <w:rPr>
          <w:rtl/>
          <w:lang w:bidi="fa-IR"/>
        </w:rPr>
        <w:drawing>
          <wp:inline distT="0" distB="0" distL="0" distR="0" wp14:anchorId="2E97C9EA" wp14:editId="200D9C68">
            <wp:extent cx="4466559" cy="52876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670" cy="52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44A" w14:textId="4EC98EEB" w:rsidR="006C4933" w:rsidRDefault="000F6ED8" w:rsidP="006C4933">
      <w:pPr>
        <w:bidi/>
        <w:rPr>
          <w:ins w:id="4" w:author="Amirhossein Alibakhshi" w:date="2021-03-03T02:30:00Z"/>
          <w:rtl/>
          <w:lang w:bidi="fa-IR"/>
        </w:rPr>
      </w:pPr>
      <w:r>
        <w:rPr>
          <w:rFonts w:hint="cs"/>
          <w:rtl/>
          <w:lang w:bidi="fa-IR"/>
        </w:rPr>
        <w:t xml:space="preserve">به خاطر فیلتر بودن این سایت، </w:t>
      </w:r>
      <w:ins w:id="5" w:author="Amirhossein Alibakhshi" w:date="2021-03-03T02:35:00Z">
        <w:r w:rsidR="000B4328">
          <w:rPr>
            <w:lang w:bidi="fa-IR"/>
          </w:rPr>
          <w:t>timeout</w:t>
        </w:r>
        <w:r w:rsidR="000B4328">
          <w:rPr>
            <w:rFonts w:hint="cs"/>
            <w:rtl/>
            <w:lang w:bidi="fa-IR"/>
          </w:rPr>
          <w:t xml:space="preserve"> رخ میدهد.</w:t>
        </w:r>
      </w:ins>
      <w:ins w:id="6" w:author="Amirhossein Alibakhshi" w:date="2021-03-03T02:36:00Z">
        <w:r w:rsidR="000B4328">
          <w:rPr>
            <w:rFonts w:hint="cs"/>
            <w:rtl/>
            <w:lang w:bidi="fa-IR"/>
          </w:rPr>
          <w:t xml:space="preserve"> پس </w:t>
        </w:r>
      </w:ins>
      <w:r>
        <w:rPr>
          <w:rFonts w:hint="cs"/>
          <w:rtl/>
          <w:lang w:bidi="fa-IR"/>
        </w:rPr>
        <w:t xml:space="preserve">یک بار هم با </w:t>
      </w:r>
      <w:ins w:id="7" w:author="Amirhossein Alibakhshi" w:date="2021-03-03T02:38:00Z">
        <w:r w:rsidR="000B4328">
          <w:rPr>
            <w:lang w:bidi="fa-IR"/>
          </w:rPr>
          <w:t>VPN</w:t>
        </w:r>
        <w:r w:rsidR="000B4328">
          <w:rPr>
            <w:rFonts w:hint="cs"/>
            <w:rtl/>
            <w:lang w:bidi="fa-IR"/>
          </w:rPr>
          <w:t xml:space="preserve"> </w:t>
        </w:r>
      </w:ins>
      <w:del w:id="8" w:author="Amirhossein Alibakhshi" w:date="2021-03-03T02:38:00Z">
        <w:r w:rsidDel="000B4328">
          <w:rPr>
            <w:rFonts w:hint="cs"/>
            <w:rtl/>
            <w:lang w:bidi="fa-IR"/>
          </w:rPr>
          <w:delText xml:space="preserve">فیلترشکن </w:delText>
        </w:r>
      </w:del>
      <w:r>
        <w:rPr>
          <w:rFonts w:hint="cs"/>
          <w:rtl/>
          <w:lang w:bidi="fa-IR"/>
        </w:rPr>
        <w:t>همین دستور را اجرا میکنیم:</w:t>
      </w:r>
    </w:p>
    <w:p w14:paraId="0C95EA30" w14:textId="202BD64F" w:rsidR="000B4328" w:rsidRDefault="0034759C" w:rsidP="0034759C">
      <w:pPr>
        <w:bidi/>
        <w:rPr>
          <w:ins w:id="9" w:author="Amirhossein Alibakhshi" w:date="2021-03-03T02:24:00Z"/>
          <w:rFonts w:hint="cs"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CC95476" wp14:editId="5FDC4EF3">
                <wp:simplePos x="0" y="0"/>
                <wp:positionH relativeFrom="column">
                  <wp:posOffset>4582240</wp:posOffset>
                </wp:positionH>
                <wp:positionV relativeFrom="paragraph">
                  <wp:posOffset>1577409</wp:posOffset>
                </wp:positionV>
                <wp:extent cx="868680" cy="114120"/>
                <wp:effectExtent l="76200" t="114300" r="83820" b="133985"/>
                <wp:wrapNone/>
                <wp:docPr id="80" name="Ink 80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8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5FDD" id="Ink 80" o:spid="_x0000_s1026" type="#_x0000_t75" style="position:absolute;left:0;text-align:left;margin-left:358pt;margin-top:118.55pt;width:74.05pt;height:20.35pt;z-index:25168486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">
                <v:imagedata r:id="rId27" o:title="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6DE2876" wp14:editId="5DC8D5DD">
                <wp:simplePos x="0" y="0"/>
                <wp:positionH relativeFrom="column">
                  <wp:posOffset>1897360</wp:posOffset>
                </wp:positionH>
                <wp:positionV relativeFrom="paragraph">
                  <wp:posOffset>283569</wp:posOffset>
                </wp:positionV>
                <wp:extent cx="996840" cy="91800"/>
                <wp:effectExtent l="76200" t="95250" r="89535" b="137160"/>
                <wp:wrapNone/>
                <wp:docPr id="79" name="Ink 79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6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69121" id="Ink 79" o:spid="_x0000_s1026" type="#_x0000_t75" style="position:absolute;left:0;text-align:left;margin-left:146.55pt;margin-top:16.7pt;width:84.2pt;height:18.6pt;z-index:251683840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">
                <v:imagedata r:id="rId29" o:title=""/>
              </v:shape>
            </w:pict>
          </mc:Fallback>
        </mc:AlternateContent>
      </w:r>
      <w:ins w:id="10" w:author="Amirhossein Alibakhshi" w:date="2021-03-03T02:35:00Z">
        <w:r w:rsidR="000B4328" w:rsidRPr="000B4328">
          <w:rPr>
            <w:rtl/>
            <w:lang w:bidi="fa-IR"/>
          </w:rPr>
          <w:drawing>
            <wp:inline distT="0" distB="0" distL="0" distR="0" wp14:anchorId="6D084FE9" wp14:editId="1768C159">
              <wp:extent cx="5943600" cy="2088515"/>
              <wp:effectExtent l="0" t="0" r="0" b="6985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88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DBD542" w14:textId="007456D6" w:rsidR="006A796C" w:rsidDel="0034759C" w:rsidRDefault="000B4328" w:rsidP="0034759C">
      <w:pPr>
        <w:bidi/>
        <w:jc w:val="both"/>
        <w:rPr>
          <w:del w:id="11" w:author="Amirhossein Alibakhshi" w:date="2021-03-03T02:40:00Z"/>
          <w:rFonts w:hint="cs"/>
          <w:rtl/>
          <w:lang w:bidi="fa-IR"/>
        </w:rPr>
        <w:pPrChange w:id="12" w:author="Amirhossein Alibakhshi" w:date="2021-03-03T02:40:00Z">
          <w:pPr>
            <w:bidi/>
          </w:pPr>
        </w:pPrChange>
      </w:pPr>
      <w:ins w:id="13" w:author="Amirhossein Alibakhshi" w:date="2021-03-03T02:37:00Z">
        <w:r>
          <w:rPr>
            <w:rFonts w:hint="cs"/>
            <w:rtl/>
            <w:lang w:bidi="fa-IR"/>
          </w:rPr>
          <w:t xml:space="preserve">طی </w:t>
        </w:r>
        <w:r>
          <w:rPr>
            <w:lang w:bidi="fa-IR"/>
          </w:rPr>
          <w:t>tracert</w:t>
        </w:r>
        <w:r>
          <w:rPr>
            <w:rFonts w:hint="cs"/>
            <w:rtl/>
            <w:lang w:bidi="fa-IR"/>
          </w:rPr>
          <w:t xml:space="preserve"> هایی که با </w:t>
        </w:r>
        <w:r>
          <w:rPr>
            <w:lang w:bidi="fa-IR"/>
          </w:rPr>
          <w:t>VPN</w:t>
        </w:r>
        <w:r>
          <w:rPr>
            <w:rFonts w:hint="cs"/>
            <w:rtl/>
            <w:lang w:bidi="fa-IR"/>
          </w:rPr>
          <w:t xml:space="preserve"> روشن روی سایت </w:t>
        </w:r>
      </w:ins>
      <w:ins w:id="14" w:author="Amirhossein Alibakhshi" w:date="2021-03-03T02:38:00Z">
        <w:r>
          <w:rPr>
            <w:lang w:bidi="fa-IR"/>
          </w:rPr>
          <w:t>Facebook</w:t>
        </w:r>
      </w:ins>
      <w:ins w:id="15" w:author="Amirhossein Alibakhshi" w:date="2021-03-03T02:37:00Z">
        <w:r>
          <w:rPr>
            <w:rFonts w:hint="cs"/>
            <w:rtl/>
            <w:lang w:bidi="fa-IR"/>
          </w:rPr>
          <w:t xml:space="preserve"> (که یکی از آنها در شکل بالا موجود است)</w:t>
        </w:r>
      </w:ins>
      <w:ins w:id="16" w:author="Amirhossein Alibakhshi" w:date="2021-03-03T02:38:00Z">
        <w:r>
          <w:rPr>
            <w:rFonts w:hint="cs"/>
            <w:rtl/>
            <w:lang w:bidi="fa-IR"/>
          </w:rPr>
          <w:t xml:space="preserve"> انجام شد، در برخی از </w:t>
        </w:r>
        <w:r>
          <w:rPr>
            <w:lang w:bidi="fa-IR"/>
          </w:rPr>
          <w:t>hop</w:t>
        </w:r>
        <w:r>
          <w:rPr>
            <w:rFonts w:hint="cs"/>
            <w:rtl/>
            <w:lang w:bidi="fa-IR"/>
          </w:rPr>
          <w:t xml:space="preserve"> های میانی </w:t>
        </w:r>
      </w:ins>
      <w:ins w:id="17" w:author="Amirhossein Alibakhshi" w:date="2021-03-03T02:39:00Z">
        <w:r>
          <w:rPr>
            <w:lang w:bidi="fa-IR"/>
          </w:rPr>
          <w:t>timeout</w:t>
        </w:r>
        <w:r>
          <w:rPr>
            <w:rFonts w:hint="cs"/>
            <w:rtl/>
            <w:lang w:bidi="fa-IR"/>
          </w:rPr>
          <w:t xml:space="preserve"> میشوند. بعنوان مثال در </w:t>
        </w:r>
        <w:r>
          <w:rPr>
            <w:lang w:bidi="fa-IR"/>
          </w:rPr>
          <w:t>hop</w:t>
        </w:r>
        <w:r>
          <w:rPr>
            <w:rFonts w:hint="cs"/>
            <w:rtl/>
            <w:lang w:bidi="fa-IR"/>
          </w:rPr>
          <w:t xml:space="preserve"> شماره ۴ در شکل بالا دو </w:t>
        </w:r>
        <w:r>
          <w:rPr>
            <w:lang w:bidi="fa-IR"/>
          </w:rPr>
          <w:t>*</w:t>
        </w:r>
        <w:r>
          <w:rPr>
            <w:rFonts w:hint="cs"/>
            <w:rtl/>
            <w:lang w:bidi="fa-IR"/>
          </w:rPr>
          <w:t xml:space="preserve"> موجود به معنای همین موصوع میباشند. این موضوع به علت </w:t>
        </w:r>
        <w:r>
          <w:rPr>
            <w:lang w:bidi="fa-IR"/>
          </w:rPr>
          <w:t>rate</w:t>
        </w:r>
        <w:r>
          <w:rPr>
            <w:rFonts w:hint="cs"/>
            <w:rtl/>
            <w:lang w:bidi="fa-IR"/>
          </w:rPr>
          <w:t xml:space="preserve"> ا</w:t>
        </w:r>
      </w:ins>
      <w:ins w:id="18" w:author="Amirhossein Alibakhshi" w:date="2021-03-03T02:40:00Z">
        <w:r>
          <w:rPr>
            <w:rFonts w:hint="cs"/>
            <w:rtl/>
            <w:lang w:bidi="fa-IR"/>
          </w:rPr>
          <w:t xml:space="preserve">ی میباشد که </w:t>
        </w:r>
        <w:r>
          <w:rPr>
            <w:lang w:bidi="fa-IR"/>
          </w:rPr>
          <w:t>host</w:t>
        </w:r>
        <w:r>
          <w:rPr>
            <w:rFonts w:hint="cs"/>
            <w:rtl/>
            <w:lang w:bidi="fa-IR"/>
          </w:rPr>
          <w:t xml:space="preserve"> ها برای درخواست ها تعیین کرده اند.</w:t>
        </w:r>
      </w:ins>
    </w:p>
    <w:p w14:paraId="18B6CCC1" w14:textId="6824ABB7" w:rsidR="000F6ED8" w:rsidRDefault="00577F38" w:rsidP="000F6ED8">
      <w:pPr>
        <w:pStyle w:val="Heading2"/>
        <w:bidi/>
        <w:rPr>
          <w:rtl/>
          <w:lang w:bidi="fa-IR"/>
        </w:rPr>
      </w:pPr>
      <w:r>
        <w:rPr>
          <w:rFonts w:eastAsiaTheme="minorHAnsi"/>
          <w:b w:val="0"/>
          <w:bCs w:val="0"/>
          <w:noProof/>
          <w:color w:val="auto"/>
          <w:sz w:val="22"/>
          <w:szCs w:val="22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DC7F51" wp14:editId="41005DC3">
                <wp:simplePos x="0" y="0"/>
                <wp:positionH relativeFrom="column">
                  <wp:posOffset>4555853</wp:posOffset>
                </wp:positionH>
                <wp:positionV relativeFrom="paragraph">
                  <wp:posOffset>1583055</wp:posOffset>
                </wp:positionV>
                <wp:extent cx="870857" cy="254000"/>
                <wp:effectExtent l="0" t="0" r="24765" b="12700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7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05CBA0" id="Rectangle: Rounded Corners 94" o:spid="_x0000_s1026" style="position:absolute;left:0;text-align:left;margin-left:358.75pt;margin-top:124.65pt;width:68.55pt;height:2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" filled="f" strokecolor="#ffc000" strokeweight="1pt">
                <v:stroke joinstyle="miter"/>
              </v:roundrect>
            </w:pict>
          </mc:Fallback>
        </mc:AlternateContent>
      </w:r>
      <w:r>
        <w:rPr>
          <w:rFonts w:eastAsiaTheme="minorHAnsi"/>
          <w:b w:val="0"/>
          <w:bCs w:val="0"/>
          <w:noProof/>
          <w:color w:val="auto"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A55D07" wp14:editId="410D220C">
                <wp:simplePos x="0" y="0"/>
                <wp:positionH relativeFrom="column">
                  <wp:posOffset>1915977</wp:posOffset>
                </wp:positionH>
                <wp:positionV relativeFrom="paragraph">
                  <wp:posOffset>248285</wp:posOffset>
                </wp:positionV>
                <wp:extent cx="841367" cy="232229"/>
                <wp:effectExtent l="0" t="0" r="16510" b="15875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67" cy="2322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3465CB" id="Rectangle: Rounded Corners 93" o:spid="_x0000_s1026" style="position:absolute;left:0;text-align:left;margin-left:150.85pt;margin-top:19.55pt;width:66.25pt;height:1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 w:rsidRPr="00577F38">
        <w:rPr>
          <w:rFonts w:eastAsiaTheme="minorHAnsi"/>
          <w:b w:val="0"/>
          <w:bCs w:val="0"/>
          <w:color w:val="auto"/>
          <w:sz w:val="22"/>
          <w:szCs w:val="22"/>
          <w:rtl/>
          <w:lang w:bidi="fa-IR"/>
        </w:rPr>
        <w:drawing>
          <wp:inline distT="0" distB="0" distL="0" distR="0" wp14:anchorId="75CD3D64" wp14:editId="3EAEF854">
            <wp:extent cx="5943600" cy="20789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ED8">
        <w:rPr>
          <w:rFonts w:hint="cs"/>
          <w:rtl/>
          <w:lang w:bidi="fa-IR"/>
        </w:rPr>
        <w:t>برای سایت دانشگاه</w:t>
      </w:r>
    </w:p>
    <w:p w14:paraId="3BF4C9C7" w14:textId="6080E4A1" w:rsidR="000F6ED8" w:rsidRDefault="00577F38" w:rsidP="000F6ED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CFE2DB" wp14:editId="3E5A65C2">
                <wp:simplePos x="0" y="0"/>
                <wp:positionH relativeFrom="column">
                  <wp:posOffset>2300514</wp:posOffset>
                </wp:positionH>
                <wp:positionV relativeFrom="paragraph">
                  <wp:posOffset>2098403</wp:posOffset>
                </wp:positionV>
                <wp:extent cx="1190172" cy="174171"/>
                <wp:effectExtent l="0" t="0" r="10160" b="1651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172" cy="174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7A367B" id="Rectangle: Rounded Corners 91" o:spid="_x0000_s1026" style="position:absolute;left:0;text-align:left;margin-left:181.15pt;margin-top:165.25pt;width:93.7pt;height:13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8ED84" wp14:editId="6F08B9AF">
                <wp:simplePos x="0" y="0"/>
                <wp:positionH relativeFrom="column">
                  <wp:posOffset>1915886</wp:posOffset>
                </wp:positionH>
                <wp:positionV relativeFrom="paragraph">
                  <wp:posOffset>298631</wp:posOffset>
                </wp:positionV>
                <wp:extent cx="1291771" cy="239486"/>
                <wp:effectExtent l="0" t="0" r="22860" b="2730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771" cy="2394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905349" id="Rectangle: Rounded Corners 90" o:spid="_x0000_s1026" style="position:absolute;left:0;text-align:left;margin-left:150.85pt;margin-top:23.5pt;width:101.7pt;height:18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C96FDD" wp14:editId="55FB7B64">
                <wp:simplePos x="0" y="0"/>
                <wp:positionH relativeFrom="column">
                  <wp:posOffset>2334040</wp:posOffset>
                </wp:positionH>
                <wp:positionV relativeFrom="paragraph">
                  <wp:posOffset>2123013</wp:posOffset>
                </wp:positionV>
                <wp:extent cx="1150920" cy="67320"/>
                <wp:effectExtent l="76200" t="114300" r="106680" b="123190"/>
                <wp:wrapNone/>
                <wp:docPr id="82" name="Ink 82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50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8D3F" id="Ink 82" o:spid="_x0000_s1026" type="#_x0000_t75" style="position:absolute;left:0;text-align:left;margin-left:181pt;margin-top:161.5pt;width:96.25pt;height:16.6pt;z-index:25168691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">
                <v:imagedata r:id="rId33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543C37D" wp14:editId="0FA5E0E4">
                <wp:simplePos x="0" y="0"/>
                <wp:positionH relativeFrom="column">
                  <wp:posOffset>1953160</wp:posOffset>
                </wp:positionH>
                <wp:positionV relativeFrom="paragraph">
                  <wp:posOffset>399693</wp:posOffset>
                </wp:positionV>
                <wp:extent cx="1505880" cy="117720"/>
                <wp:effectExtent l="57150" t="114300" r="75565" b="130175"/>
                <wp:wrapNone/>
                <wp:docPr id="81" name="Ink 81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058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A531" id="Ink 81" o:spid="_x0000_s1026" type="#_x0000_t75" style="position:absolute;left:0;text-align:left;margin-left:151pt;margin-top:25.8pt;width:124.2pt;height:20.6pt;z-index:25168588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lqMDZgBAAA+AwAADgAAAAAAAAAAAAAAAAA8AgAAZHJzL2Uyb0RvYy54&#10;bWxQSwECLQAUAAYACAAAACEAvLGAs+cCAABdBwAAEAAAAAAAAAAAAAAAAAAABAAAZHJzL2luay9p&#10;bmsxLnhtbFBLAQItABQABgAIAAAAIQC3Kkyz4AAAAAk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 w:rsidR="00F5798A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6D8A6F" wp14:editId="6D0B932F">
                <wp:simplePos x="0" y="0"/>
                <wp:positionH relativeFrom="column">
                  <wp:posOffset>-1867380</wp:posOffset>
                </wp:positionH>
                <wp:positionV relativeFrom="paragraph">
                  <wp:posOffset>2772180</wp:posOffset>
                </wp:positionV>
                <wp:extent cx="360" cy="360"/>
                <wp:effectExtent l="95250" t="152400" r="114300" b="152400"/>
                <wp:wrapNone/>
                <wp:docPr id="20" name="Ink 20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5A0" id="Ink 20" o:spid="_x0000_s1026" type="#_x0000_t75" style="position:absolute;left:0;text-align:left;margin-left:-151.25pt;margin-top:209.8pt;width:8.55pt;height:17.05pt;z-index:25166438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">
                <v:imagedata r:id="rId37" o:title=""/>
              </v:shape>
            </w:pict>
          </mc:Fallback>
        </mc:AlternateContent>
      </w:r>
      <w:r w:rsidR="000F6ED8" w:rsidRPr="000F6ED8">
        <w:rPr>
          <w:rtl/>
          <w:lang w:bidi="fa-IR"/>
        </w:rPr>
        <w:drawing>
          <wp:inline distT="0" distB="0" distL="0" distR="0" wp14:anchorId="48773829" wp14:editId="4957A0AF">
            <wp:extent cx="5943600" cy="2644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22E" w14:textId="525CBDD9" w:rsidR="0034759C" w:rsidRPr="000F6ED8" w:rsidRDefault="0034759C" w:rsidP="0034759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آخرین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همان مقصد است که در اول هم مشخص شده بود.</w:t>
      </w:r>
    </w:p>
    <w:p w14:paraId="45CDE1BD" w14:textId="62B4C5EF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۵</w:t>
      </w:r>
    </w:p>
    <w:p w14:paraId="4C1A428E" w14:textId="5935D471" w:rsidR="00196517" w:rsidRPr="00196517" w:rsidRDefault="00196517" w:rsidP="00196517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برنامه </w:t>
      </w:r>
      <w:r>
        <w:rPr>
          <w:lang w:bidi="fa-IR"/>
        </w:rPr>
        <w:t>ping plotter</w:t>
      </w:r>
      <w:r>
        <w:rPr>
          <w:rFonts w:hint="cs"/>
          <w:rtl/>
          <w:lang w:bidi="fa-IR"/>
        </w:rPr>
        <w:t xml:space="preserve"> ، به کمک قسمت </w:t>
      </w:r>
      <w:r>
        <w:rPr>
          <w:lang w:bidi="fa-IR"/>
        </w:rPr>
        <w:t>Local Network Discovery</w:t>
      </w:r>
      <w:r>
        <w:rPr>
          <w:rFonts w:hint="cs"/>
          <w:rtl/>
          <w:lang w:bidi="fa-IR"/>
        </w:rPr>
        <w:t xml:space="preserve"> اسکن را آغاز میکنیم:</w:t>
      </w:r>
    </w:p>
    <w:p w14:paraId="0848543C" w14:textId="0467E105" w:rsidR="00B115C0" w:rsidRDefault="00577F38" w:rsidP="00B115C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3040C7" wp14:editId="17D424D6">
                <wp:simplePos x="0" y="0"/>
                <wp:positionH relativeFrom="column">
                  <wp:posOffset>0</wp:posOffset>
                </wp:positionH>
                <wp:positionV relativeFrom="paragraph">
                  <wp:posOffset>509996</wp:posOffset>
                </wp:positionV>
                <wp:extent cx="762000" cy="145233"/>
                <wp:effectExtent l="0" t="0" r="19050" b="26670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5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2EA640" id="Rectangle: Rounded Corners 97" o:spid="_x0000_s1026" style="position:absolute;left:0;text-align:left;margin-left:0;margin-top:40.15pt;width:60pt;height:1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" filled="f" strokecolor="#00b0f0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62EF63" wp14:editId="7974DF2C">
                <wp:simplePos x="0" y="0"/>
                <wp:positionH relativeFrom="column">
                  <wp:posOffset>0</wp:posOffset>
                </wp:positionH>
                <wp:positionV relativeFrom="paragraph">
                  <wp:posOffset>321401</wp:posOffset>
                </wp:positionV>
                <wp:extent cx="660400" cy="188685"/>
                <wp:effectExtent l="0" t="0" r="25400" b="20955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88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9626C7" id="Rectangle: Rounded Corners 95" o:spid="_x0000_s1026" style="position:absolute;left:0;text-align:left;margin-left:0;margin-top:25.3pt;width:52pt;height:14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1E1C67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A22DF2" wp14:editId="2FE08921">
                <wp:simplePos x="0" y="0"/>
                <wp:positionH relativeFrom="column">
                  <wp:posOffset>40980</wp:posOffset>
                </wp:positionH>
                <wp:positionV relativeFrom="paragraph">
                  <wp:posOffset>576312</wp:posOffset>
                </wp:positionV>
                <wp:extent cx="113760" cy="3240"/>
                <wp:effectExtent l="76200" t="114300" r="95885" b="130175"/>
                <wp:wrapNone/>
                <wp:docPr id="51" name="Ink 51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3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B7C8" id="Ink 51" o:spid="_x0000_s1026" type="#_x0000_t75" style="position:absolute;left:0;text-align:left;margin-left:.45pt;margin-top:39.75pt;width:14.6pt;height:11.55pt;z-index:25167155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">
                <v:imagedata r:id="rId40" o:title=""/>
              </v:shape>
            </w:pict>
          </mc:Fallback>
        </mc:AlternateContent>
      </w:r>
      <w:r w:rsidR="001E1C67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DD7228" wp14:editId="10AB6792">
                <wp:simplePos x="0" y="0"/>
                <wp:positionH relativeFrom="column">
                  <wp:posOffset>192540</wp:posOffset>
                </wp:positionH>
                <wp:positionV relativeFrom="paragraph">
                  <wp:posOffset>574108</wp:posOffset>
                </wp:positionV>
                <wp:extent cx="538920" cy="2520"/>
                <wp:effectExtent l="76200" t="114300" r="90170" b="131445"/>
                <wp:wrapNone/>
                <wp:docPr id="47" name="Ink 47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8920" cy="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65FC" id="Ink 47" o:spid="_x0000_s1026" type="#_x0000_t75" style="position:absolute;left:0;text-align:left;margin-left:12.3pt;margin-top:39.55pt;width:48.15pt;height:11.55pt;z-index:251670528;visibility:hidden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">
                <v:imagedata r:id="rId42" o:title=""/>
              </v:shape>
            </w:pict>
          </mc:Fallback>
        </mc:AlternateContent>
      </w:r>
      <w:r w:rsidR="00F5798A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A2CF6C" wp14:editId="3F229684">
                <wp:simplePos x="0" y="0"/>
                <wp:positionH relativeFrom="column">
                  <wp:posOffset>18660</wp:posOffset>
                </wp:positionH>
                <wp:positionV relativeFrom="paragraph">
                  <wp:posOffset>400545</wp:posOffset>
                </wp:positionV>
                <wp:extent cx="712800" cy="360"/>
                <wp:effectExtent l="76200" t="114300" r="87630" b="133350"/>
                <wp:wrapNone/>
                <wp:docPr id="23" name="Ink 23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1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D01" id="Ink 23" o:spid="_x0000_s1026" type="#_x0000_t75" style="position:absolute;left:0;text-align:left;margin-left:-1.35pt;margin-top:25.9pt;width:61.8pt;height:11.4pt;z-index:25166540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">
                <v:imagedata r:id="rId44" o:title=""/>
              </v:shape>
            </w:pict>
          </mc:Fallback>
        </mc:AlternateContent>
      </w:r>
      <w:r w:rsidR="00196517" w:rsidRPr="00196517">
        <w:rPr>
          <w:rtl/>
          <w:lang w:bidi="fa-IR"/>
        </w:rPr>
        <w:drawing>
          <wp:inline distT="0" distB="0" distL="0" distR="0" wp14:anchorId="6B3A9EF5" wp14:editId="6F8BD69A">
            <wp:extent cx="5943600" cy="814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2E0" w14:textId="1728B87C" w:rsidR="00196517" w:rsidRDefault="00196517" w:rsidP="00196517">
      <w:pPr>
        <w:bidi/>
        <w:rPr>
          <w:rtl/>
        </w:rPr>
      </w:pPr>
      <w:r>
        <w:rPr>
          <w:rFonts w:hint="cs"/>
          <w:rtl/>
          <w:lang w:bidi="fa-IR"/>
        </w:rPr>
        <w:t xml:space="preserve">سپس از دستور </w:t>
      </w:r>
      <w:r>
        <w:t>ipconfig/all</w:t>
      </w:r>
      <w:r>
        <w:rPr>
          <w:rFonts w:hint="cs"/>
          <w:rtl/>
        </w:rPr>
        <w:t xml:space="preserve"> استفاده میکنیم:</w:t>
      </w:r>
    </w:p>
    <w:p w14:paraId="577FD866" w14:textId="422EBED3" w:rsidR="00196517" w:rsidRDefault="00577F38" w:rsidP="00196517">
      <w:pPr>
        <w:bidi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5B76B4" wp14:editId="3D922965">
                <wp:simplePos x="0" y="0"/>
                <wp:positionH relativeFrom="column">
                  <wp:posOffset>2561771</wp:posOffset>
                </wp:positionH>
                <wp:positionV relativeFrom="paragraph">
                  <wp:posOffset>967286</wp:posOffset>
                </wp:positionV>
                <wp:extent cx="856343" cy="137886"/>
                <wp:effectExtent l="0" t="0" r="20320" b="1460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343" cy="1378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0EFE5B" id="Rectangle: Rounded Corners 96" o:spid="_x0000_s1026" style="position:absolute;left:0;text-align:left;margin-left:201.7pt;margin-top:76.15pt;width:67.45pt;height:1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/jjpgIAAJw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F5798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95B995" wp14:editId="45AC4D01">
                <wp:simplePos x="0" y="0"/>
                <wp:positionH relativeFrom="column">
                  <wp:posOffset>2577540</wp:posOffset>
                </wp:positionH>
                <wp:positionV relativeFrom="paragraph">
                  <wp:posOffset>1027815</wp:posOffset>
                </wp:positionV>
                <wp:extent cx="734040" cy="360"/>
                <wp:effectExtent l="0" t="0" r="0" b="0"/>
                <wp:wrapNone/>
                <wp:docPr id="29" name="Ink 29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9BD3" id="Ink 29" o:spid="_x0000_s1026" type="#_x0000_t75" style="position:absolute;left:0;text-align:left;margin-left:200.15pt;margin-top:75.3pt;width:63.5pt;height:11.4pt;z-index:25166643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">
                <v:imagedata r:id="rId47" o:title=""/>
              </v:shape>
            </w:pict>
          </mc:Fallback>
        </mc:AlternateContent>
      </w:r>
      <w:r w:rsidR="00196517">
        <w:rPr>
          <w:noProof/>
        </w:rPr>
        <w:drawing>
          <wp:inline distT="0" distB="0" distL="0" distR="0" wp14:anchorId="576581A9" wp14:editId="1AC51E51">
            <wp:extent cx="5943600" cy="2806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01D" w14:textId="7F825304" w:rsidR="00F5798A" w:rsidRDefault="00F5798A" w:rsidP="00F5798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طبق نتایج به دست آمده،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لپ تاپی که با آن این اسکن و </w:t>
      </w:r>
      <w:del w:id="19" w:author="Amirhossein Alibakhshi" w:date="2021-03-03T02:41:00Z">
        <w:r w:rsidDel="0034759C">
          <w:rPr>
            <w:lang w:bidi="fa-IR"/>
          </w:rPr>
          <w:delText>ipconfic</w:delText>
        </w:r>
      </w:del>
      <w:ins w:id="20" w:author="Amirhossein Alibakhshi" w:date="2021-03-03T02:41:00Z">
        <w:r w:rsidR="0034759C">
          <w:rPr>
            <w:lang w:bidi="fa-IR"/>
          </w:rPr>
          <w:t>ipconfig</w:t>
        </w:r>
      </w:ins>
      <w:r>
        <w:rPr>
          <w:rFonts w:hint="cs"/>
          <w:rtl/>
          <w:lang w:bidi="fa-IR"/>
        </w:rPr>
        <w:t xml:space="preserve"> را انجام دادیم برابر </w:t>
      </w:r>
      <w:r w:rsidRPr="00F5798A">
        <w:rPr>
          <w:b/>
          <w:bCs/>
          <w:color w:val="FF0000"/>
          <w:lang w:bidi="fa-IR"/>
        </w:rPr>
        <w:t>192</w:t>
      </w:r>
      <w:r w:rsidR="0034759C">
        <w:rPr>
          <w:b/>
          <w:bCs/>
          <w:color w:val="FF0000"/>
          <w:lang w:bidi="fa-IR"/>
        </w:rPr>
        <w:t>.</w:t>
      </w:r>
      <w:r w:rsidRPr="00F5798A">
        <w:rPr>
          <w:b/>
          <w:bCs/>
          <w:color w:val="FF0000"/>
          <w:lang w:bidi="fa-IR"/>
        </w:rPr>
        <w:t>168.1.4</w:t>
      </w:r>
      <w:r>
        <w:rPr>
          <w:rFonts w:hint="cs"/>
          <w:rtl/>
          <w:lang w:bidi="fa-IR"/>
        </w:rPr>
        <w:t xml:space="preserve"> میباشد که با رنگ قرمز آن را مشخص کرده ایم.</w:t>
      </w:r>
    </w:p>
    <w:p w14:paraId="095E835A" w14:textId="5AE0EDA3" w:rsidR="001E1C67" w:rsidRDefault="00F5798A" w:rsidP="00577F3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طبق </w:t>
      </w:r>
      <w:r w:rsidR="001E1C67">
        <w:rPr>
          <w:rFonts w:hint="cs"/>
          <w:rtl/>
          <w:lang w:bidi="fa-IR"/>
        </w:rPr>
        <w:t xml:space="preserve">اسکن انجام شده، </w:t>
      </w:r>
      <w:r w:rsidR="001E1C67">
        <w:rPr>
          <w:lang w:bidi="fa-IR"/>
        </w:rPr>
        <w:t>IP</w:t>
      </w:r>
      <w:r w:rsidR="001E1C67">
        <w:rPr>
          <w:rFonts w:hint="cs"/>
          <w:rtl/>
          <w:lang w:bidi="fa-IR"/>
        </w:rPr>
        <w:t xml:space="preserve"> یکی از موبایل هایی که به این شبکه متصل است برابر است با </w:t>
      </w:r>
      <w:r w:rsidR="001E1C67" w:rsidRPr="001E1C67">
        <w:rPr>
          <w:b/>
          <w:bCs/>
          <w:color w:val="00B0F0"/>
          <w:lang w:bidi="fa-IR"/>
        </w:rPr>
        <w:t>192.168.1.110</w:t>
      </w:r>
      <w:r w:rsidR="001E1C67">
        <w:rPr>
          <w:rFonts w:hint="cs"/>
          <w:rtl/>
          <w:lang w:bidi="fa-IR"/>
        </w:rPr>
        <w:t xml:space="preserve"> که با رنگ آبی مشخص شده است:</w:t>
      </w:r>
      <w:ins w:id="21" w:author="Amirhossein Alibakhshi" w:date="2021-03-03T02:18:00Z">
        <w:r w:rsidR="006A796C">
          <w:rPr>
            <w:noProof/>
            <w:rtl/>
            <w:lang w:val="fa-IR" w:bidi="fa-IR"/>
          </w:rPr>
          <mc:AlternateContent>
            <mc:Choice Requires="wpi">
              <w:drawing>
                <wp:anchor distT="0" distB="0" distL="114300" distR="114300" simplePos="0" relativeHeight="251675648" behindDoc="0" locked="0" layoutInCell="1" allowOverlap="1" wp14:anchorId="38067E87" wp14:editId="54FC49C5">
                  <wp:simplePos x="0" y="0"/>
                  <wp:positionH relativeFrom="column">
                    <wp:posOffset>3866515</wp:posOffset>
                  </wp:positionH>
                  <wp:positionV relativeFrom="paragraph">
                    <wp:posOffset>1351915</wp:posOffset>
                  </wp:positionV>
                  <wp:extent cx="1081990" cy="302260"/>
                  <wp:effectExtent l="57150" t="38100" r="42545" b="40640"/>
                  <wp:wrapNone/>
                  <wp:docPr id="67" name="Ink 67" hidden="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49">
                        <w14:nvContentPartPr>
                          <w14:cNvContentPartPr/>
                        </w14:nvContentPartPr>
                        <w14:xfrm>
                          <a:off x="0" y="0"/>
                          <a:ext cx="1081990" cy="3022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0EBAD52E" id="Ink 67" o:spid="_x0000_s1026" type="#_x0000_t75" style="position:absolute;left:0;text-align:left;margin-left:303.75pt;margin-top:105.75pt;width:86.65pt;height:25.2pt;z-index:25167564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">
                  <v:imagedata r:id="rId50" o:title=""/>
                </v:shape>
              </w:pict>
            </mc:Fallback>
          </mc:AlternateContent>
        </w:r>
      </w:ins>
      <w:ins w:id="22" w:author="Amirhossein Alibakhshi" w:date="2021-03-03T02:17:00Z">
        <w:r w:rsidR="001E1C67">
          <w:rPr>
            <w:noProof/>
            <w:rtl/>
            <w:lang w:val="fa-IR" w:bidi="fa-IR"/>
          </w:rPr>
          <mc:AlternateContent>
            <mc:Choice Requires="wpi">
              <w:drawing>
                <wp:anchor distT="0" distB="0" distL="114300" distR="114300" simplePos="0" relativeHeight="251672576" behindDoc="0" locked="0" layoutInCell="1" allowOverlap="1" wp14:anchorId="2AFFED8D" wp14:editId="2B476E75">
                  <wp:simplePos x="0" y="0"/>
                  <wp:positionH relativeFrom="column">
                    <wp:posOffset>3957847</wp:posOffset>
                  </wp:positionH>
                  <wp:positionV relativeFrom="paragraph">
                    <wp:posOffset>1565328</wp:posOffset>
                  </wp:positionV>
                  <wp:extent cx="136800" cy="360"/>
                  <wp:effectExtent l="57150" t="114300" r="111125" b="133350"/>
                  <wp:wrapNone/>
                  <wp:docPr id="53" name="Ink 53" hidden="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51">
                        <w14:nvContentPartPr>
                          <w14:cNvContentPartPr/>
                        </w14:nvContentPartPr>
                        <w14:xfrm>
                          <a:off x="0" y="0"/>
                          <a:ext cx="136800" cy="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2E3802EE" id="Ink 53" o:spid="_x0000_s1026" type="#_x0000_t75" style="position:absolute;left:0;text-align:left;margin-left:308.8pt;margin-top:117.6pt;width:16.4pt;height:11.4pt;z-index:25167257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">
                  <v:imagedata r:id="rId52" o:title=""/>
                </v:shape>
              </w:pict>
            </mc:Fallback>
          </mc:AlternateContent>
        </w:r>
      </w:ins>
    </w:p>
    <w:p w14:paraId="020969CC" w14:textId="014E885B" w:rsidR="00577F38" w:rsidRPr="00B115C0" w:rsidRDefault="00577F38" w:rsidP="00577F38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D1C98D" wp14:editId="113E20B1">
                <wp:simplePos x="0" y="0"/>
                <wp:positionH relativeFrom="column">
                  <wp:posOffset>1081314</wp:posOffset>
                </wp:positionH>
                <wp:positionV relativeFrom="paragraph">
                  <wp:posOffset>2360658</wp:posOffset>
                </wp:positionV>
                <wp:extent cx="986972" cy="130628"/>
                <wp:effectExtent l="0" t="0" r="22860" b="22225"/>
                <wp:wrapNone/>
                <wp:docPr id="98" name="Rectangle: Rounded Corner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972" cy="1306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84A86E" id="Rectangle: Rounded Corners 98" o:spid="_x0000_s1026" style="position:absolute;left:0;text-align:left;margin-left:85.15pt;margin-top:185.9pt;width:77.7pt;height:10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" filled="f" strokecolor="#00b0f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E1AFFB" wp14:editId="1728F964">
            <wp:extent cx="3956253" cy="8128418"/>
            <wp:effectExtent l="0" t="0" r="635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F38" w:rsidRPr="00B115C0" w:rsidSect="00B115C0">
      <w:headerReference w:type="default" r:id="rId54"/>
      <w:headerReference w:type="first" r:id="rId55"/>
      <w:pgSz w:w="12240" w:h="15840"/>
      <w:pgMar w:top="1440" w:right="1440" w:bottom="1440" w:left="1440" w:header="164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B5D0F" w14:textId="77777777" w:rsidR="00A25285" w:rsidRDefault="00A25285" w:rsidP="00B115C0">
      <w:pPr>
        <w:spacing w:after="0" w:line="240" w:lineRule="auto"/>
      </w:pPr>
      <w:r>
        <w:separator/>
      </w:r>
    </w:p>
  </w:endnote>
  <w:endnote w:type="continuationSeparator" w:id="0">
    <w:p w14:paraId="0042E597" w14:textId="77777777" w:rsidR="00A25285" w:rsidRDefault="00A25285" w:rsidP="00B11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55D2E" w14:textId="77777777" w:rsidR="00A25285" w:rsidRDefault="00A25285" w:rsidP="00B115C0">
      <w:pPr>
        <w:spacing w:after="0" w:line="240" w:lineRule="auto"/>
      </w:pPr>
      <w:r>
        <w:separator/>
      </w:r>
    </w:p>
  </w:footnote>
  <w:footnote w:type="continuationSeparator" w:id="0">
    <w:p w14:paraId="4FDC2842" w14:textId="77777777" w:rsidR="00A25285" w:rsidRDefault="00A25285" w:rsidP="00B11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51B90" w14:textId="4238CAF6" w:rsidR="00366A0A" w:rsidRDefault="00366A0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CF0461" wp14:editId="7BE7BBE0">
              <wp:simplePos x="0" y="0"/>
              <wp:positionH relativeFrom="column">
                <wp:posOffset>-1030147</wp:posOffset>
              </wp:positionH>
              <wp:positionV relativeFrom="paragraph">
                <wp:posOffset>-1043940</wp:posOffset>
              </wp:positionV>
              <wp:extent cx="8003144" cy="918021"/>
              <wp:effectExtent l="0" t="0" r="0" b="0"/>
              <wp:wrapNone/>
              <wp:docPr id="40" name="Group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35" name="Rectangle 35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0">
                              <a:schemeClr val="bg2">
                                <a:lumMod val="2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Rectangle 36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31CA4" w14:textId="77777777" w:rsidR="00366A0A" w:rsidRPr="00C559C6" w:rsidRDefault="00366A0A" w:rsidP="007A33F5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6E194" w14:textId="77777777" w:rsidR="00366A0A" w:rsidRPr="00B762A5" w:rsidRDefault="00366A0A" w:rsidP="00C559C6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شماره‌</w:t>
                            </w: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ی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دانشجو</w:t>
                            </w: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یی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7A33F5">
                              <w:rPr>
                                <w:rFonts w:ascii="Estedad Medium" w:hAnsi="Estedad Medium" w:cs="Estedad Medium"/>
                                <w:b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Rectangle 38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Rectangle 39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4A896" w14:textId="77777777" w:rsidR="00366A0A" w:rsidRPr="00C559C6" w:rsidRDefault="00366A0A" w:rsidP="00C559C6">
                            <w:pPr>
                              <w:bidi/>
                              <w:spacing w:after="0"/>
                              <w:jc w:val="center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صفحه‌ی 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begin"/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instrText xml:space="preserve"> PAGE   \* MERGEFORMAT </w:instrTex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separate"/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noProof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t>1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noProof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CF0461" id="Group 40" o:spid="_x0000_s1026" style="position:absolute;margin-left:-81.1pt;margin-top:-82.2pt;width:630.15pt;height:72.3pt;z-index:251661312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">
              <v:rect id="Rectangle 35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" fillcolor="#393737 [814]" stroked="f" strokeweight="1pt">
                <v:fill color2="#272727 [2749]" rotate="t" focusposition=".5,.5" focussize="" focus="100%" type="gradientRadial"/>
              </v:rect>
              <v:rect id="Rectangle 36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<v:textbox>
                  <w:txbxContent>
                    <w:p w14:paraId="34731CA4" w14:textId="77777777" w:rsidR="00366A0A" w:rsidRPr="00C559C6" w:rsidRDefault="00366A0A" w:rsidP="007A33F5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نام و نام خانوادگی: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37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" filled="f" stroked="f" strokeweight="1pt">
                <v:textbox>
                  <w:txbxContent>
                    <w:p w14:paraId="1526E194" w14:textId="77777777" w:rsidR="00366A0A" w:rsidRPr="00B762A5" w:rsidRDefault="00366A0A" w:rsidP="00C559C6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شماره‌</w:t>
                      </w: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ی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دانشجو</w:t>
                      </w: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یی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: </w:t>
                      </w:r>
                      <w:r w:rsidRPr="007A33F5">
                        <w:rPr>
                          <w:rFonts w:ascii="Estedad Medium" w:hAnsi="Estedad Medium" w:cs="Estedad Medium"/>
                          <w:b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۹۷۳۱۰۹۶</w:t>
                      </w:r>
                    </w:p>
                  </w:txbxContent>
                </v:textbox>
              </v:rect>
              <v:rect id="Rectangle 38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 filled="f" stroked="f" strokeweight="1pt"/>
              <v:rect id="Rectangle 39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" filled="f" stroked="f" strokeweight="1pt">
                <v:textbox>
                  <w:txbxContent>
                    <w:p w14:paraId="5504A896" w14:textId="77777777" w:rsidR="00366A0A" w:rsidRPr="00C559C6" w:rsidRDefault="00366A0A" w:rsidP="00C559C6">
                      <w:pPr>
                        <w:bidi/>
                        <w:spacing w:after="0"/>
                        <w:jc w:val="center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rtl/>
                          <w:lang w:bidi="fa-IR"/>
                        </w:rPr>
                      </w:pP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6"/>
                          <w:szCs w:val="16"/>
                          <w:rtl/>
                          <w:lang w:bidi="fa-IR"/>
                        </w:rPr>
                        <w:t xml:space="preserve">صفحه‌ی 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begin"/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instrText xml:space="preserve"> PAGE   \* MERGEFORMAT </w:instrTex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separate"/>
                      </w:r>
                      <w:r w:rsidRPr="00C559C6">
                        <w:rPr>
                          <w:rFonts w:ascii="Estedad Medium" w:hAnsi="Estedad Medium" w:cs="Estedad Medium"/>
                          <w:noProof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t>1</w:t>
                      </w:r>
                      <w:r w:rsidRPr="00C559C6">
                        <w:rPr>
                          <w:rFonts w:ascii="Estedad Medium" w:hAnsi="Estedad Medium" w:cs="Estedad Medium"/>
                          <w:noProof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1F008" w14:textId="50066A1D" w:rsidR="00B115C0" w:rsidRDefault="00B115C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BB74E8" wp14:editId="6347608E">
              <wp:simplePos x="0" y="0"/>
              <wp:positionH relativeFrom="margin">
                <wp:posOffset>-1029335</wp:posOffset>
              </wp:positionH>
              <wp:positionV relativeFrom="paragraph">
                <wp:posOffset>-1045210</wp:posOffset>
              </wp:positionV>
              <wp:extent cx="8003144" cy="918021"/>
              <wp:effectExtent l="0" t="0" r="0" b="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16" name="Rectangle 16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0">
                              <a:schemeClr val="bg2">
                                <a:lumMod val="2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866F9" w14:textId="77777777" w:rsidR="00B115C0" w:rsidRPr="00B762A5" w:rsidRDefault="00B115C0" w:rsidP="00C14F7F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 امیرحسین علی‌بخشی</w:t>
                            </w:r>
                          </w:p>
                          <w:p w14:paraId="3D234329" w14:textId="77777777" w:rsidR="00B115C0" w:rsidRPr="00B762A5" w:rsidRDefault="00B115C0" w:rsidP="00C14F7F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شماره‌ی دانشجویی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angle 25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1D6B1" w14:textId="31487BCF" w:rsidR="00B115C0" w:rsidRPr="00B762A5" w:rsidRDefault="00B115C0" w:rsidP="00C14F7F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استاد: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cs="Estedad Medium" w:hint="cs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سرکار خانم نقی‌پور</w:t>
                            </w:r>
                          </w:p>
                          <w:p w14:paraId="60B6227C" w14:textId="03BC0A0A" w:rsidR="00B115C0" w:rsidRPr="00B762A5" w:rsidRDefault="00B115C0" w:rsidP="00C14F7F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درس: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cs="Estedad Medium" w:hint="cs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آزمایشگاه شبکه های کامپیوتری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" name="Picture 2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7" name="Rectangle 27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2C8CC" w14:textId="13C9F782" w:rsidR="00B115C0" w:rsidRPr="00466FCC" w:rsidRDefault="00366A0A" w:rsidP="00C14F7F">
                            <w:pPr>
                              <w:pStyle w:val="Title"/>
                              <w:rPr>
                                <w:rFonts w:ascii="Estedad Bold" w:hAnsi="Estedad Bold" w:cs="Estedad Bold" w:hint="cs"/>
                                <w:color w:val="D9D9D9" w:themeColor="background1" w:themeShade="D9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Estedad Bold" w:hAnsi="Estedad Bold" w:cs="Estedad Bold" w:hint="cs"/>
                                <w:color w:val="D9D9D9" w:themeColor="background1" w:themeShade="D9"/>
                                <w:rtl/>
                                <w:lang w:bidi="fa-IR"/>
                              </w:rPr>
                              <w:t xml:space="preserve">گزارش </w:t>
                            </w:r>
                            <w:r w:rsidR="00B115C0">
                              <w:rPr>
                                <w:rFonts w:ascii="Estedad Bold" w:hAnsi="Estedad Bold" w:cs="Estedad Bold" w:hint="cs"/>
                                <w:color w:val="D9D9D9" w:themeColor="background1" w:themeShade="D9"/>
                                <w:rtl/>
                                <w:lang w:bidi="fa-IR"/>
                              </w:rPr>
                              <w:t>آزمایش شماره 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28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BBB74E8" id="Group 15" o:spid="_x0000_s1032" style="position:absolute;margin-left:-81.05pt;margin-top:-82.3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">
              <v:rect id="Rectangle 16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" fillcolor="#393737 [814]" stroked="f" strokeweight="1pt">
                <v:fill color2="#272727 [2749]" rotate="t" focusposition=".5,.5" focussize="" focus="100%" type="gradientRadial"/>
              </v:rect>
              <v:rect id="Rectangle 24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jW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rYPY1sMAAADbAAAADwAA&#10;AAAAAAAAAAAAAAAHAgAAZHJzL2Rvd25yZXYueG1sUEsFBgAAAAADAAMAtwAAAPcCAAAAAA==&#10;" filled="f" stroked="f" strokeweight="1pt">
                <v:textbox>
                  <w:txbxContent>
                    <w:p w14:paraId="62C866F9" w14:textId="77777777" w:rsidR="00B115C0" w:rsidRPr="00B762A5" w:rsidRDefault="00B115C0" w:rsidP="00C14F7F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نام و نام خانوادگی: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 امیرحسین علی‌بخشی</w:t>
                      </w:r>
                    </w:p>
                    <w:p w14:paraId="3D234329" w14:textId="77777777" w:rsidR="00B115C0" w:rsidRPr="00B762A5" w:rsidRDefault="00B115C0" w:rsidP="00C14F7F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شماره‌ی دانشجویی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: ۹۷۳۱۰۹۶</w:t>
                      </w:r>
                    </w:p>
                  </w:txbxContent>
                </v:textbox>
              </v:rect>
              <v:rect id="Rectangle 25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1NwwAAANsAAAAPAAAAZHJzL2Rvd25yZXYueG1sRI9PawIx&#10;FMTvBb9DeIK3mlWw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ws99TcMAAADbAAAADwAA&#10;AAAAAAAAAAAAAAAHAgAAZHJzL2Rvd25yZXYueG1sUEsFBgAAAAADAAMAtwAAAPcCAAAAAA==&#10;" filled="f" stroked="f" strokeweight="1pt">
                <v:textbox>
                  <w:txbxContent>
                    <w:p w14:paraId="49A1D6B1" w14:textId="31487BCF" w:rsidR="00B115C0" w:rsidRPr="00B762A5" w:rsidRDefault="00B115C0" w:rsidP="00C14F7F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استاد: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Estedad Medium" w:hAnsi="Estedad Medium" w:cs="Estedad Medium" w:hint="cs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سرکار خانم نقی‌پور</w:t>
                      </w:r>
                    </w:p>
                    <w:p w14:paraId="60B6227C" w14:textId="03BC0A0A" w:rsidR="00B115C0" w:rsidRPr="00B762A5" w:rsidRDefault="00B115C0" w:rsidP="00C14F7F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درس: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Estedad Medium" w:hAnsi="Estedad Medium" w:cs="Estedad Medium" w:hint="cs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آزمایشگاه شبکه های کامپیوتری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6" type="#_x0000_t75" style="position:absolute;left:36938;top:1176;width:6127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">
                <v:imagedata r:id="rId2" o:title=""/>
              </v:shape>
              <v:rect id="Rectangle 27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<v:textbox>
                  <w:txbxContent>
                    <w:p w14:paraId="65E2C8CC" w14:textId="13C9F782" w:rsidR="00B115C0" w:rsidRPr="00466FCC" w:rsidRDefault="00366A0A" w:rsidP="00C14F7F">
                      <w:pPr>
                        <w:pStyle w:val="Title"/>
                        <w:rPr>
                          <w:rFonts w:ascii="Estedad Bold" w:hAnsi="Estedad Bold" w:cs="Estedad Bold" w:hint="cs"/>
                          <w:color w:val="D9D9D9" w:themeColor="background1" w:themeShade="D9"/>
                          <w:rtl/>
                          <w:lang w:bidi="fa-IR"/>
                        </w:rPr>
                      </w:pPr>
                      <w:r>
                        <w:rPr>
                          <w:rFonts w:ascii="Estedad Bold" w:hAnsi="Estedad Bold" w:cs="Estedad Bold" w:hint="cs"/>
                          <w:color w:val="D9D9D9" w:themeColor="background1" w:themeShade="D9"/>
                          <w:rtl/>
                          <w:lang w:bidi="fa-IR"/>
                        </w:rPr>
                        <w:t xml:space="preserve">گزارش </w:t>
                      </w:r>
                      <w:r w:rsidR="00B115C0">
                        <w:rPr>
                          <w:rFonts w:ascii="Estedad Bold" w:hAnsi="Estedad Bold" w:cs="Estedad Bold" w:hint="cs"/>
                          <w:color w:val="D9D9D9" w:themeColor="background1" w:themeShade="D9"/>
                          <w:rtl/>
                          <w:lang w:bidi="fa-IR"/>
                        </w:rPr>
                        <w:t>آزمایش شماره ۱</w:t>
                      </w:r>
                    </w:p>
                  </w:txbxContent>
                </v:textbox>
              </v:rect>
              <v:rect id="Rectangle 28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/>
              <w10:wrap anchorx="margin"/>
            </v:group>
          </w:pict>
        </mc:Fallback>
      </mc:AlternateConten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mirhossein Alibakhshi">
    <w15:presenceInfo w15:providerId="Windows Live" w15:userId="3a30ac89b5c301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9D"/>
    <w:rsid w:val="000371CF"/>
    <w:rsid w:val="00095B9D"/>
    <w:rsid w:val="000B4328"/>
    <w:rsid w:val="000C4798"/>
    <w:rsid w:val="000F6ED8"/>
    <w:rsid w:val="00196517"/>
    <w:rsid w:val="001E1C67"/>
    <w:rsid w:val="0029103A"/>
    <w:rsid w:val="0034759C"/>
    <w:rsid w:val="00366A0A"/>
    <w:rsid w:val="003E595E"/>
    <w:rsid w:val="00460C8A"/>
    <w:rsid w:val="00577F38"/>
    <w:rsid w:val="00580A26"/>
    <w:rsid w:val="005D507F"/>
    <w:rsid w:val="006A796C"/>
    <w:rsid w:val="006C3A57"/>
    <w:rsid w:val="006C4933"/>
    <w:rsid w:val="00711998"/>
    <w:rsid w:val="007340EB"/>
    <w:rsid w:val="007B05F1"/>
    <w:rsid w:val="007B3B5C"/>
    <w:rsid w:val="00A25285"/>
    <w:rsid w:val="00AE7CA9"/>
    <w:rsid w:val="00B115C0"/>
    <w:rsid w:val="00B838C8"/>
    <w:rsid w:val="00C54642"/>
    <w:rsid w:val="00CB5697"/>
    <w:rsid w:val="00E13FCB"/>
    <w:rsid w:val="00E15ACC"/>
    <w:rsid w:val="00E44468"/>
    <w:rsid w:val="00F454F6"/>
    <w:rsid w:val="00F5798A"/>
    <w:rsid w:val="00F7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36F86F06"/>
  <w15:chartTrackingRefBased/>
  <w15:docId w15:val="{88B6DCEE-6AD6-40CC-9EC4-744264D1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F454F6"/>
    <w:rPr>
      <w:rFonts w:ascii="Estedad Regular" w:hAnsi="Estedad Regular" w:cs="Estedad Regular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E44468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CA9"/>
    <w:pPr>
      <w:keepNext/>
      <w:keepLines/>
      <w:spacing w:before="40" w:after="0"/>
      <w:outlineLvl w:val="1"/>
    </w:pPr>
    <w:rPr>
      <w:rFonts w:eastAsiaTheme="majorEastAsia"/>
      <w:b/>
      <w:bCs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4F6"/>
    <w:pPr>
      <w:keepNext/>
      <w:keepLines/>
      <w:bidi/>
      <w:spacing w:before="40" w:after="0"/>
      <w:jc w:val="lowKashida"/>
      <w:outlineLvl w:val="2"/>
    </w:pPr>
    <w:rPr>
      <w:rFonts w:ascii="Estedad Medium" w:eastAsiaTheme="majorEastAsia" w:hAnsi="Estedad Medium" w:cs="Estedad Medium"/>
      <w:b/>
      <w:bCs/>
      <w:color w:val="2E74B5" w:themeColor="accent5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CA9"/>
    <w:pPr>
      <w:keepNext/>
      <w:keepLines/>
      <w:spacing w:before="40" w:after="0"/>
      <w:outlineLvl w:val="3"/>
    </w:pPr>
    <w:rPr>
      <w:rFonts w:eastAsiaTheme="majorEastAsia"/>
      <w:b/>
      <w:bCs/>
      <w:color w:val="BF8F00" w:themeColor="accent4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E44468"/>
    <w:rPr>
      <w:rFonts w:asciiTheme="majorHAnsi" w:eastAsiaTheme="majorEastAsia" w:hAnsiTheme="majorHAnsi" w:cs="IRANSans"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54F6"/>
    <w:rPr>
      <w:rFonts w:ascii="Estedad Medium" w:eastAsiaTheme="majorEastAsia" w:hAnsi="Estedad Medium" w:cs="Estedad Medium"/>
      <w:b/>
      <w:bCs/>
      <w:color w:val="2E74B5" w:themeColor="accent5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7CA9"/>
    <w:rPr>
      <w:rFonts w:ascii="Ubuntu" w:eastAsiaTheme="majorEastAsia" w:hAnsi="Ubuntu" w:cs="IRANSans"/>
      <w:b/>
      <w:bCs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E7CA9"/>
    <w:rPr>
      <w:rFonts w:ascii="Ubuntu" w:eastAsiaTheme="majorEastAsia" w:hAnsi="Ubuntu" w:cs="IRANSans"/>
      <w:b/>
      <w:bCs/>
      <w:color w:val="BF8F00" w:themeColor="accent4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7340EB"/>
    <w:pPr>
      <w:spacing w:after="0" w:line="240" w:lineRule="auto"/>
      <w:contextualSpacing/>
      <w:jc w:val="center"/>
    </w:pPr>
    <w:rPr>
      <w:rFonts w:asciiTheme="majorHAnsi" w:eastAsiaTheme="majorEastAsia" w:hAnsiTheme="majorHAnsi"/>
      <w:bCs/>
      <w:color w:val="000000" w:themeColor="text1"/>
      <w:spacing w:val="-10"/>
      <w:kern w:val="28"/>
      <w:sz w:val="5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340EB"/>
    <w:rPr>
      <w:rFonts w:asciiTheme="majorHAnsi" w:eastAsiaTheme="majorEastAsia" w:hAnsiTheme="majorHAnsi" w:cs="IRANSans"/>
      <w:bCs/>
      <w:color w:val="000000" w:themeColor="text1"/>
      <w:spacing w:val="-10"/>
      <w:kern w:val="28"/>
      <w:sz w:val="56"/>
      <w:szCs w:val="44"/>
    </w:rPr>
  </w:style>
  <w:style w:type="paragraph" w:styleId="Header">
    <w:name w:val="header"/>
    <w:basedOn w:val="Normal"/>
    <w:link w:val="HeaderChar"/>
    <w:uiPriority w:val="99"/>
    <w:unhideWhenUsed/>
    <w:rsid w:val="00B11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5C0"/>
    <w:rPr>
      <w:rFonts w:ascii="Estedad Regular" w:hAnsi="Estedad Regular" w:cs="Estedad Regular"/>
    </w:rPr>
  </w:style>
  <w:style w:type="paragraph" w:styleId="Footer">
    <w:name w:val="footer"/>
    <w:basedOn w:val="Normal"/>
    <w:link w:val="FooterChar"/>
    <w:uiPriority w:val="99"/>
    <w:unhideWhenUsed/>
    <w:rsid w:val="00B11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5C0"/>
    <w:rPr>
      <w:rFonts w:ascii="Estedad Regular" w:hAnsi="Estedad Regular" w:cs="Estedad Regular"/>
    </w:rPr>
  </w:style>
  <w:style w:type="paragraph" w:styleId="Revision">
    <w:name w:val="Revision"/>
    <w:hidden/>
    <w:uiPriority w:val="99"/>
    <w:semiHidden/>
    <w:rsid w:val="00577F38"/>
    <w:pPr>
      <w:spacing w:after="0" w:line="240" w:lineRule="auto"/>
    </w:pPr>
    <w:rPr>
      <w:rFonts w:ascii="Estedad Regular" w:hAnsi="Estedad Regular" w:cs="Estedad Regul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8.xml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customXml" Target="ink/ink11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5.xml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customXml" Target="ink/ink16.xml"/><Relationship Id="rId20" Type="http://schemas.openxmlformats.org/officeDocument/2006/relationships/customXml" Target="ink/ink6.xml"/><Relationship Id="rId41" Type="http://schemas.openxmlformats.org/officeDocument/2006/relationships/customXml" Target="ink/ink14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49" Type="http://schemas.openxmlformats.org/officeDocument/2006/relationships/customXml" Target="ink/ink17.xml"/><Relationship Id="rId57" Type="http://schemas.microsoft.com/office/2011/relationships/people" Target="people.xml"/><Relationship Id="rId10" Type="http://schemas.openxmlformats.org/officeDocument/2006/relationships/customXml" Target="ink/ink2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51.57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1,'4'0,"0"1,1 0,-1 0,0 0,0 0,7 5,13 3,-8-6,1-1,16 1,-21-3,1 1,0 1,-1 0,22 6,-19-3,1-1,0-1,0-1,0 0,22-1,-14 0,31 5,-40-3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46.330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6 16,'121'-11,"523"6,-367 7,124 9,266 7,-583-14,86 14,50 4,28-21,-130-2,-112 2,-5 1,-12 3,-21 5,-24 1,-111 5,-59-15,218-2,-125-1,1-7,-144-27,213 27,0 3,-1 3,-69 6,26-1,-2-1,-636-10,211 3,431 6,517 20,-399-19,-8-1,0 1,0 0,0 0,0 0,0 1,-1 0,1 0,0 0,8 5,-15-6,0-1,1 0,-1 0,1 1,-1-1,1 1,-1-1,0 0,1 1,-1-1,0 1,1-1,-1 1,0-1,0 0,1 1,-1-1,0 1,0 0,0-1,0 1,0-1,0 1,0-1,0 1,0-1,0 1,0-1,0 1,0-1,0 1,0-1,-1 1,1-1,0 1,0-1,0 1,-1-1,1 1,0-1,-1 1,1-1,-1 0,0 1,-21 15,5-9,1-1,-2 0,1-2,0 0,-25 3,-92 0,116-6,-8 0,3 0,-36-3,85-4,459-6,-340 13,1857 0,-1877 3,142 23,-219-21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41.931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65 32,'191'7,"-34"-1,190 2,376 0,-543-15,75-1,434 20,-685-12,877-8,-355 4,-361 4,-521 2,-417-4,466-12,209 0,-28-2,101 15,0 0,0 1,-1 2,1 1,0 0,0 2,-28 9,25-4,-1-3,0 0,0-2,-50 3,-123-8,98-2,-155 3,-175-3,190-13,113 4,-155 8,272 5,1-1,-1 2,1 0,-1 0,1 2,1-1,-1 2,1-1,-1 2,2 0,-1 0,1 1,0 0,1 1,0 0,0 1,-10 13,-4 8,19-22,-2-1,1 0,-1 0,0 0,0-1,-1 0,0-1,0 1,-11 5,-4-2,11-5,-1 0,1 1,0 1,-22 15,34-22,0 1,0-1,0 0,0 0,0 0,-1 0,1 0,0 0,0 0,0 0,0 0,0 1,0-1,0 0,0 0,0 0,0 0,0 0,0 0,0 0,0 1,0-1,0 0,0 0,0 0,0 0,0 0,0 0,0 0,0 1,0-1,0 0,0 0,0 0,0 0,0 0,1 0,-1 0,0 0,0 0,0 1,0-1,0 0,0 0,0 0,0 0,0 0,1 0,-1 0,0 0,0 0,0 0,0 0,0 0,0 0,0 0,1 0,-1 0,0 0,0 0,0 0,0 0,0 0,0 0,0 0,1 0,-1 0,0 0,12 0,1420-14,-928 16,17 5,9 1,257-9,-785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7:36.10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5:12.20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315 6,'-51'1,"27"1,-41-4,-102-4,160 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4:10.93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16,'60'6,"1369"-6,-1421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7:55.221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0,'1955'0,"-1932"0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8:05.90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0,'2016'0,"-1994"0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22:48:56.1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1341 712 13312,'-38'5'-1259,"-95"21"-2508,-214 38 7644,-2-30-147,299-34-3439,-1-2 0,-51-8 1,75 6 70,1-1 1,0-2 0,0-1 0,1 0 0,-38-20-1,57 26-368,1-1 0,0-1-1,0 1 1,0-1-1,0 1 1,1-2 0,0 1-1,0 0 1,0-1-1,0 1 1,1-1 0,-1 0-1,1-1 1,0 1-1,1 0 1,-1-1 0,1 1-1,1-1 1,-3-7-1,3 6-9,1 0 0,-1-1 0,1 1 0,1-1 0,-1 1 0,1 0 0,1-1 0,-1 1 0,1 0 0,0 0 0,1 0 0,0 0 0,0 0 0,0 1 0,5-8 0,1 2-12,0 0-1,1 1 0,0 0 0,1 1 0,0 0 1,0 0-1,1 1 0,0 1 0,20-10 0,6-1-88,0 2 0,44-13-1,-22 12 188,1 2 0,0 3 0,1 3 0,101-3 0,-72 12 319,0 4-1,140 24 0,-181-19-381,66 22 0,-95-23 19,0 1 0,0 0 1,-1 2-1,-1 1 0,31 21 0,-45-29-6,0 1 1,-1 0 0,0 0 0,0 0-1,0 0 1,0 1 0,0 0 0,-1 0-1,0 0 1,0 0 0,0 0 0,-1 1-1,0-1 1,0 1 0,0-1 0,-1 1-1,1 0 1,-1 0 0,-1 0 0,1 0-1,-1-1 1,0 1 0,-1 0-1,1 0 1,-1 0 0,0 0 0,-1 0-1,1-1 1,-1 1 0,0 0 0,-1-1-1,1 0 1,-1 1 0,0-1 0,-6 8-1,-1 0 107,-1 0 0,-1-1 0,1 0 0,-2-1 0,0-1-1,0 1 1,-1-2 0,0 0 0,-24 11 0,17-11-567,0 0 1,-30 7-1,31-11-2359,0 0 0,-33 1 0,-14-7-7612,34-1 10966</inkml:trace>
  <inkml:trace contextRef="#ctx0" brushRef="#br0" timeOffset="2184.59">3005 1 16639,'-186'66'591,"14"-5"-307,-29 18-84,-360 131 411,554-207-586,-96 26 53,92-27-64,-1 0 0,1-1-1,-1 0 1,1-1 0,-1 0 0,1 0-1,-13-3 1,23 3-13,0 0-1,1 0 1,-1 0 0,0-1 0,1 1-1,-1 0 1,0 0 0,1 0-1,-1 0 1,0-1 0,1 1-1,-1 0 1,1-1 0,-1 1-1,1 0 1,-1-1 0,1 1 0,-1-1-1,1 1 1,-1-1 0,1 1-1,-1-1 1,1 1 0,0-1-1,-1 0 1,1 1 0,0-1-1,-1 0 1,1-1-1,0 1 1,1 0-1,-1 0 1,0 0-1,1 0 1,-1 0-1,1 0 0,-1 0 1,1 0-1,-1 0 1,1 0-1,0 0 0,0 0 1,-1 0-1,2-1 1,7-5-3,0 0 1,16-11-1,-19 14 1,173-120 151,-178 123-140,0 0 0,0 1 1,0-1-1,1 0 1,-1 0-1,0 0 0,1 1 1,-1-1-1,0 1 0,1-1 1,-1 1-1,3-1 0,-4 1-3,0 1 0,1-1 0,-1 0-1,0 0 1,0 0 0,1 0-1,-1 1 1,0-1 0,0 0-1,0 0 1,0 0 0,1 1 0,-1-1-1,0 0 1,0 0 0,0 1-1,0-1 1,0 0 0,0 0-1,0 1 1,0-1 0,0 0 0,0 0-1,0 1 1,0-1 0,0 0-1,0 0 1,0 1 0,0-1-1,0 0 1,0 1 0,0-1 0,0 0-1,0 0 1,0 1 0,0-1-1,-1 0 1,0 4 38,-1 0-1,0 0 1,0 0 0,0 0-1,0-1 1,-1 1 0,-3 4-1,-34 29 122,-2-1-1,-1-2 0,-49 28 1,92-62-161,-1 0 0,1 0 1,0 0-1,-1 1 1,1-1-1,0 0 0,-1 0 1,1 0-1,0 0 1,0 1-1,-1-1 0,1 0 1,0 0-1,0 1 1,-1-1-1,1 0 0,0 0 1,0 1-1,0-1 0,-1 0 1,1 1-1,0-1 1,0 0-1,0 0 0,0 1 1,0-1-1,0 0 1,0 1-1,0-1 0,0 1 1,0-1-1,0 0 1,0 1-1,0-1 0,0 0 1,0 1-1,0-1 0,0 0 1,0 0-1,0 1 1,1 0-1,16 7 104,34-1-80,-45-6-31,43 4-132,39 5 456,-28-6-3262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7:52.62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0,'372'0,"-364"0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47.69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1001,'0'-981,"0"961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45.56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381 1,'-7'34,"2"-15,4-12,-1 1,0-1,0 0,0 0,-1 0,0 0,0 0,-1-1,0 1,0-1,0 0,-1 0,-9 9,4-5,-1-1,1 0,-1 0,-1-1,-19 10,25-15,0 0,0-1,0 0,0 0,0 0,-1-1,1 0,0 0,-1-1,1 1,0-1,-1-1,1 1,-10-3,11 1,0 0,-1-1,1 1,0-1,1 0,-1 0,1-1,-1 1,1-1,0 0,0 0,0 0,1-1,-4-5,-5-10,0 0,-8-24,10 24,7 16,6 18,8 21,1-11,-7-16,0 1,-1-1,-1 1,1 0,-1 1,-1-1,3 19,-3 175,-4-97,13 177,-6 27,-7-177,2-129,0 2,0 1,0-1,0 0,1 1,0-1,3 8,-3-12,-1 0,1 0,1-1,-1 1,0 0,0-1,1 1,-1-1,0 1,1-1,0 0,-1 1,1-1,0 0,-1 0,1 0,0-1,0 1,0 0,0-1,0 1,0-1,4 1,-2 0,0-1,0 1,1-1,-1 0,0 0,0 0,0 0,1-1,-1 0,0 0,8-3,-10 3,0-1,0 1,0-1,0 0,0 1,0-1,-1 0,1 0,-1 0,1 0,-1-1,0 1,0 0,0-1,0 1,0 0,0-1,-1 1,1-1,-1 1,0-4,3-25,-2-46,-2 51,1 1,1-1,6-31,0 17,-1 0,-3 0,-1-46,5-57,1 2,-9-19,1 906,1-734,1 0,0 0,1-1,7 22,-1-6,-9-26,0-1,0 0,0 0,0 0,0 0,0 1,0-1,0 0,0 0,0 0,0 0,0 1,0-1,0 0,0 0,0 0,1 0,-1 0,0 1,0-1,0 0,0 0,0 0,0 0,1 0,-1 0,0 0,0 0,0 0,0 0,1 1,-1-1,0 0,0 0,0 0,0 0,1 0,-1 0,0 0,0 0,0 0,0 0,1-1,6-6,7-16,-13 20,82-153,-75 139,-1 1,-1-1,0-1,5-29,4-15,-10 42,0-1,-2 0,2-34,-5-66,-1 70,0 39,0 1,0-1,-1 0,-1 1,0 0,0-1,-7-12,5 10,0-1,1 1,1-1,0 0,-1-22,4-76,0-7,-1 106,-1 0,-1 0,0 0,0 0,-2 0,-7-17,6 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04.79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47,'133'-8,"-4"0,-86 6,57-10,32-3,464 14,-284 3,-237-2,0 4,147 27,-168-21,1-2,65 1,113-11,-94 0,1097 2,-1217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01.06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0,'612'0,"-599"1,0 0,0 1,-1 1,17 5,-15-4,1 0,28 3,67-5,42 5,-49 0,113-7,-91-2,26 4,154-4,-206-4,66-2,35 15,11 1,569-9,-762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6:58.334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26.62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16,'406'-8,"23"1,-374 9,70 14,-38-5,-4 0,158 10,269-23,-472 1,-1-2,1-2,70-19,-83 19,-1 2,2 0,-1 1,34 3,-43-1,3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34.55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1 302,'560'7,"32"0,617-7,-1202 0,23-2,-30 1,1 1,0 0,0 0,-1-1,1 1,0 0,-1-1,1 1,0-1,-1 1,1 0,-1-1,1 0,-1 1,1-1,-1 1,1-1,-1 0,0 1,1-1,-1 0,0 1,1-1,-1 0,0 0,0 1,0-1,0 0,1 0,-1 1,0-1,-1 0,1 0,0-1,-1-4,-1 0,0 0,0 0,-1 0,0 0,0 0,-7-9,-32-39,36 47,-13-17,0 2,-2 0,0 2,-1 0,-1 1,-36-22,57 41,1-1,0 0,-1 0,1 1,-1-1,1 1,-1-1,1 1,-1 0,1 0,-1 0,1-1,-1 2,1-1,-1 0,1 0,-1 0,1 1,-1-1,1 0,-1 1,1 0,-1-1,1 1,0 0,-1 0,1-1,0 1,0 0,0 0,-1 1,1-1,0 0,1 0,-1 0,0 1,-1 0,-3 7,1 0,0 0,0 1,-3 15,3-13,-38 105,33-95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31.739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0 152,'498'20,"-33"7,4-28,-179-1,97 8,-2 31,-318-29,0-2,74-5,-199-2,1-3,-90-17,-121-44,179 36,80 25,-1-1,1 1,1-2,-1 1,1-1,0 0,-8-9,15 15,0-1,0 0,0 0,0 0,0-1,0 1,0 0,0 0,0 0,1-1,-1 1,0 0,1-1,-1 1,1 0,0-1,-1 1,1-1,0 1,0-1,0 1,0 0,0-1,0 1,0-1,0 1,1-1,-1 1,1-1,-1 1,1 0,-1-1,1 1,0 0,0 0,0 0,-1-1,1 1,0 0,0 0,1 0,1-1,1-1,1 0,0 0,0 0,0 1,0 0,0 0,0 0,1 1,-1 0,7-1,24 0,0 1,-1 1,1 3,0 0,-1 3,0 0,51 18,87 38,-150-55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F6D5-4F0A-4F92-B617-D3FB9327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4</cp:revision>
  <cp:lastPrinted>2021-03-02T23:21:00Z</cp:lastPrinted>
  <dcterms:created xsi:type="dcterms:W3CDTF">2021-03-02T20:56:00Z</dcterms:created>
  <dcterms:modified xsi:type="dcterms:W3CDTF">2021-03-02T23:30:00Z</dcterms:modified>
</cp:coreProperties>
</file>